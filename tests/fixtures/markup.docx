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FB23" w14:textId="709FF53A" w:rsidR="00E82377" w:rsidRDefault="00E82377" w:rsidP="00E82377">
      <w:pPr>
        <w:rPr>
          <w:ins w:id="0" w:author="Daniel Rösch" w:date="2026-10-30T11:28:00Z" w16du:dateUtc="2026-10-30T10:28:00Z"/>
        </w:rPr>
      </w:pPr>
      <w:r w:rsidRPr="00E82377">
        <w:t xml:space="preserve">Originaltext </w:t>
      </w:r>
      <w:del w:id="1" w:author="Daniel Rösch" w:date="2026-10-30T11:27:00Z" w16du:dateUtc="2026-10-30T10:27:00Z">
        <w:r w:rsidRPr="00E82377" w:rsidDel="00E82377">
          <w:delText>Alpha</w:delText>
        </w:r>
      </w:del>
      <w:commentRangeStart w:id="2"/>
      <w:ins w:id="3" w:author="Daniel Rösch" w:date="2026-10-30T11:27:00Z" w16du:dateUtc="2026-10-30T10:27:00Z">
        <w:r>
          <w:t>Omega</w:t>
        </w:r>
      </w:ins>
      <w:commentRangeEnd w:id="2"/>
      <w:r w:rsidRPr="00E82377">
        <w:rPr>
          <w:rStyle w:val="Kommentarzeichen"/>
          <w:sz w:val="24"/>
          <w:szCs w:val="24"/>
        </w:rPr>
        <w:commentReference w:id="2"/>
      </w:r>
      <w:r w:rsidRPr="00E82377">
        <w:t>.</w:t>
      </w:r>
    </w:p>
    <w:p w14:paraId="438FA862" w14:textId="77777777" w:rsidR="00E82377" w:rsidRDefault="00E82377">
      <w:pPr>
        <w:rPr>
          <w:ins w:id="4" w:author="Daniel Rösch" w:date="2026-10-30T11:28:00Z" w16du:dateUtc="2026-10-30T10:28:00Z"/>
        </w:rPr>
      </w:pPr>
      <w:ins w:id="5" w:author="Daniel Rösch" w:date="2026-10-30T11:28:00Z" w16du:dateUtc="2026-10-30T10:28:00Z">
        <w:r>
          <w:br w:type="page"/>
        </w:r>
      </w:ins>
    </w:p>
    <w:p w14:paraId="3A8DE53C" w14:textId="52A1EF2E" w:rsidR="00E32CEC" w:rsidRPr="00E82377" w:rsidRDefault="00E82377" w:rsidP="00E82377">
      <w:ins w:id="6" w:author="Daniel Rösch" w:date="2026-10-30T11:28:00Z" w16du:dateUtc="2026-10-30T10:28:00Z">
        <w:r>
          <w:lastRenderedPageBreak/>
          <w:t>Zweite Seite.</w:t>
        </w:r>
      </w:ins>
    </w:p>
    <w:sectPr w:rsidR="00E32CEC" w:rsidRPr="00E823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Daniel Rösch" w:date="2026-10-30T11:27:00Z" w:initials="DR">
    <w:p w14:paraId="1A119A97" w14:textId="77777777" w:rsidR="00E82377" w:rsidRDefault="00E82377" w:rsidP="00E82377">
      <w:pPr>
        <w:pStyle w:val="Kommentartext"/>
      </w:pPr>
      <w:r>
        <w:rPr>
          <w:rStyle w:val="Kommentarzeichen"/>
        </w:rPr>
        <w:annotationRef/>
      </w:r>
      <w:r>
        <w:t xml:space="preserve">Kommentar Geheim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119A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rd="http://schemas.microsoft.com/office/reactions/2026/reactionDetail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cei rd w16du wp14">
  <w16cex:commentExtensible w16cex:durableId="4A459AB2" w16cex:dateUtc="2026-10-30T10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119A97" w16cid:durableId="4A459AB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Rösch">
    <w15:presenceInfo w15:providerId="AD" w15:userId="S-1-5-21-733307587-2417043883-1007079641-22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77"/>
    <w:rsid w:val="000F0082"/>
    <w:rsid w:val="007B4E64"/>
    <w:rsid w:val="008D5753"/>
    <w:rsid w:val="00AC67D6"/>
    <w:rsid w:val="00C63BDD"/>
    <w:rsid w:val="00E32CEC"/>
    <w:rsid w:val="00E8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73F38"/>
  <w15:chartTrackingRefBased/>
  <w15:docId w15:val="{654D965E-E71D-479E-85F7-11B1B32EC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2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2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2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2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2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237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237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23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23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23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23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23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23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23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2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23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2377"/>
    <w:rPr>
      <w:b/>
      <w:bCs/>
      <w:smallCaps/>
      <w:color w:val="2F5496" w:themeColor="accent1" w:themeShade="BF"/>
      <w:spacing w:val="5"/>
    </w:rPr>
  </w:style>
  <w:style w:type="paragraph" w:styleId="berarbeitung">
    <w:name w:val="Revision"/>
    <w:hidden/>
    <w:uiPriority w:val="99"/>
    <w:semiHidden/>
    <w:rsid w:val="00E8237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8237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8237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8237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8237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823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Rösch</dc:creator>
  <cp:keywords/>
  <dc:description/>
  <cp:lastModifiedBy>Daniel Rösch</cp:lastModifiedBy>
  <cp:revision>1</cp:revision>
  <dcterms:created xsi:type="dcterms:W3CDTF">2026-10-30T10:25:00Z</dcterms:created>
  <dcterms:modified xsi:type="dcterms:W3CDTF">2026-10-30T10:28:00Z</dcterms:modified>
</cp:coreProperties>
</file>